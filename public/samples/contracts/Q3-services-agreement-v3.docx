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 w:rsidR="00A1B2C3">
      <w:r>
        <w:rPr>
          <w:b/>
        </w:rPr>
        <w:t xml:space="preserve">SERVICES AGREEMENT</w:t>
      </w:r>
    </w:p>
    <w:p w:rsidR="00A1B2C3">
      <w:r>
        <w:t xml:space="preserve">Between Halcyon Ridge Partners LLC (“Client”) and Meridian Data Works Inc. (“Provider”), effective 1 October 2026.</w:t>
      </w:r>
    </w:p>
    <w:p w:rsidR="00D4E5F6">
      <w:r>
        <w:t xml:space="preserve">1. Fees. Client shall pay Provider a fixed fee of </w:t>
      </w:r>
      <w:del w:id="1" w:author="Dana Okafor" w:date="2026-08-14T15:02:00Z">
        <w:r>
          <w:delText>$1,450,000</w:delText>
        </w:r>
      </w:del>
      <w:ins w:id="2" w:author="Dana Okafor" w:date="2026-08-14T15:02:00Z">
        <w:r>
          <w:t>$1,620,000</w:t>
        </w:r>
      </w:ins>
      <w:r>
        <w:t xml:space="preserve"> for the Q3 deliverables described in Schedule A.</w:t>
      </w:r>
    </w:p>
    <w:p w:rsidR="00D4E5F6">
      <w:r>
        <w:t xml:space="preserve">2. Term. This Agreement runs for twelve months and renews automatically unless either party gives 60 days’ written notice.</w:t>
      </w:r>
      <w:commentRangeStart w:id="0"/>
      <w:r>
        <w:t xml:space="preserve"> Provider may subcontract with prior consent.</w:t>
      </w:r>
      <w:commentRangeEnd w:id="0"/>
      <w:r>
        <w:commentReference w:id="0"/>
      </w:r>
    </w:p>
    <w:p w:rsidR="00F7A8B9">
      <w:r>
        <w:rPr>
          <w:vanish/>
        </w:rPr>
        <w:t xml:space="preserve">Internal note: walk-away price is $1,200,000. Do not share this draft with Meridian.</w:t>
      </w:r>
    </w:p>
    <w:p w:rsidR="00A1B2C3">
      <w:r>
        <w:t xml:space="preserve">3. Confidentiality. Each party shall keep the other’s confidential information secret for five years after termination.</w:t>
      </w:r>
    </w:p>
    <w:p w:rsidR="00F7A8B9">
      <w:r>
        <w:rPr>
          <w:color w:val="FFFFFF"/>
        </w:rPr>
        <w:t xml:space="preserve">Negotiation history: Meridian’s first ask was $1.9M; legal flagged the indemnity cap as unacceptable on 12 Aug.</w:t>
      </w:r>
    </w:p>
    <w:p w:rsidR="00A1B2C3">
      <w:r>
        <w:t xml:space="preserve">4. Governing law. Delaware.</w:t>
      </w:r>
    </w:p>
    <w:p w:rsidR="00F7A8B9">
      <w:r>
        <w:rPr>
          <w:sz w:val="2"/>
          <w:szCs w:val="2"/>
        </w:rPr>
        <w:t xml:space="preserve">Reviewer initials DO/PV — draft 3, not for distribution</w:t>
      </w:r>
    </w:p>
    <w:commentRangeStart w:id="1"/>
    <w:p>
      <w:r>
        <w:t xml:space="preserve">Signed for Client: ____________   Signed for Provider: ____________</w:t>
      </w:r>
    </w:p>
    <w:commentRangeEnd w:id="1"/>
    <w:p>
      <w:r>
        <w:commentReference w:id="1"/>
      </w:r>
    </w:p>
    <w:p>
      <w:hyperlink r:id="rId5">
        <w:r>
          <w:rPr>
            <w:u w:val="single"/>
          </w:rPr>
          <w:t>Schedule A (shared drive)</w:t>
        </w:r>
      </w:hyperlink>
    </w:p>
    <w:sectPr/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Priya Venkataraman" w:date="2026-08-15T09:12:00Z" w:initials="PV">
    <w:p>
      <w:r>
        <w:t>Legal: strike this. We never allow subcontracting without a named list.</w:t>
      </w:r>
    </w:p>
  </w:comment>
  <w:comment w:id="1" w:author="Dana Okafor" w:date="2026-08-16T17:40:00Z" w:initials="DO">
    <w:p>
      <w:r>
        <w:t>Send to Meridian only after the hidden pricing notes are removed!!</w:t>
      </w:r>
    </w:p>
  </w:comment>
</w:comments>
</file>

<file path=word/settings.xml><?xml version="1.0" encoding="utf-8"?>
<w:settings xmlns:w="http://schemas.openxmlformats.org/wordprocessingml/2006/main" xmlns:r="http://schemas.openxmlformats.org/officeDocument/2006/relationships">
  <w:trackRevisions/>
  <w:rsids>
    <w:rsidRoot w:val="00A1B2C3"/>
    <w:rsid w:val="00A1B2C3"/>
    <w:rsid w:val="00D4E5F6"/>
    <w:rsid w:val="00F7A8B9"/>
  </w:rsids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Relationship Id="rId2" Type="http://schemas.openxmlformats.org/officeDocument/2006/relationships/settings" Target="settings.xml"/><Relationship Id="rId5" Type="http://schemas.openxmlformats.org/officeDocument/2006/relationships/hyperlink" Target="https://drive.example-internal.net/halcyon/schedule-a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Template>Normal.dotm</Template>
  <TotalTime>412</TotalTime>
  <Company>Halcyon Ridge Partners LLC</Company>
  <Manager>Dana Okafor</Manager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Agreement Q3</dc:title>
  <dc:creator>Dana Okafor</dc:creator>
  <cp:keywords>draft;pricing;internal</cp:keywords>
  <cp:lastModifiedBy>Priya Venkataraman</cp:lastModifiedBy>
  <cp:revision>14</cp:revision>
  <dcterms:created xsi:type="dcterms:W3CDTF">2026-08-02T14:10:00Z</dcterms:created>
  <dcterms:modified xsi:type="dcterms:W3CDTF">2026-08-16T17:41:00Z</dcterms:modified>
</cp:coreProperties>
</file>